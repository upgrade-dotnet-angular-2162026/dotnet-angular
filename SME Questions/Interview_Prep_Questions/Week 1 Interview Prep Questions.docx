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925" w:rsidP="621D946C" w:rsidRDefault="003304EC" w14:paraId="00000001" w14:textId="2B9C89C7">
      <w:pPr>
        <w:pStyle w:val="Heading1"/>
        <w:keepNext w:val="0"/>
        <w:keepLines w:val="0"/>
        <w:spacing w:before="480"/>
        <w:rPr>
          <w:b w:val="1"/>
          <w:bCs w:val="1"/>
          <w:sz w:val="40"/>
          <w:szCs w:val="40"/>
        </w:rPr>
      </w:pPr>
      <w:bookmarkStart w:name="_w6b6q5p84u8f" w:id="0"/>
      <w:bookmarkEnd w:id="0"/>
      <w:del w:author="Guest User" w:date="2026-02-26T05:08:22.993Z" w16du:dateUtc="2026-02-26T05:08:22.993Z" w:id="288269970">
        <w:r w:rsidRPr="00A7151C" w:rsidDel="00A7151C">
          <w:rPr>
            <w:b w:val="1"/>
            <w:bCs w:val="1"/>
            <w:sz w:val="40"/>
            <w:szCs w:val="40"/>
          </w:rPr>
          <w:delText>I</w:delText>
        </w:r>
      </w:del>
      <w:r w:rsidRPr="00A7151C" w:rsidR="00A7151C">
        <w:rPr>
          <w:b w:val="1"/>
          <w:bCs w:val="1"/>
          <w:sz w:val="40"/>
          <w:szCs w:val="40"/>
        </w:rPr>
        <w:t xml:space="preserve">NTERVIEW QUESTIONS: HTML, CSS, JS Basics </w:t>
      </w:r>
    </w:p>
    <w:p w:rsidR="005A1925" w:rsidRDefault="003304EC" w14:paraId="00000002" w14:textId="77777777">
      <w:r>
        <w:pict w14:anchorId="66F7B91E">
          <v:rect id="_x0000_i1025" style="width:0;height:1.5pt" o:hr="t" o:hrstd="t" o:hralign="center" fillcolor="#a0a0a0" stroked="f"/>
        </w:pict>
      </w:r>
    </w:p>
    <w:p w:rsidR="005A1925" w:rsidP="621D946C" w:rsidRDefault="003304EC" w14:paraId="6573C3AC" w14:textId="74C2C750">
      <w:pPr>
        <w:pStyle w:val="Heading1"/>
        <w:keepNext w:val="0"/>
        <w:keepLines w:val="0"/>
        <w:spacing w:before="322" w:beforeAutospacing="off" w:after="322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"/>
        </w:rPr>
        <w:t>LEVEL 1 – BASIC</w:t>
      </w:r>
    </w:p>
    <w:p w:rsidR="005A1925" w:rsidP="621D946C" w:rsidRDefault="003304EC" w14:paraId="1138754B" w14:textId="5B7DAA66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A. HTML Fundamentals</w:t>
      </w:r>
    </w:p>
    <w:p w:rsidR="005A1925" w:rsidP="621D946C" w:rsidRDefault="003304EC" w14:paraId="191F932F" w14:textId="36723F01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purpose of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&lt;!DOCTYPE html&gt;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?</w:t>
      </w:r>
    </w:p>
    <w:p w:rsidR="005A1925" w:rsidP="621D946C" w:rsidRDefault="003304EC" w14:paraId="20095D0A" w14:textId="6E38F1DB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Explain the basic structure of an HTML document.</w:t>
      </w:r>
    </w:p>
    <w:p w:rsidR="005A1925" w:rsidP="621D946C" w:rsidRDefault="003304EC" w14:paraId="2067B5ED" w14:textId="6586552E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difference between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&lt;head&gt;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and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&lt;body&gt;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?</w:t>
      </w:r>
    </w:p>
    <w:p w:rsidR="005A1925" w:rsidP="793E0B97" w:rsidRDefault="003304EC" w14:paraId="41E91CB5" w14:textId="000B0255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HTML5 and how is it different from earlier versions?</w:t>
      </w:r>
    </w:p>
    <w:p w:rsidR="005A1925" w:rsidP="621D946C" w:rsidRDefault="003304EC" w14:paraId="46705EBF" w14:textId="0D465564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are semantic elements? Give examples.</w:t>
      </w:r>
    </w:p>
    <w:p w:rsidR="005A1925" w:rsidP="621D946C" w:rsidRDefault="003304EC" w14:paraId="46F78738" w14:textId="58A23966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difference between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&lt;div&gt;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and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&lt;span&gt;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?</w:t>
      </w:r>
    </w:p>
    <w:p w:rsidR="005A1925" w:rsidP="621D946C" w:rsidRDefault="003304EC" w14:paraId="2BED0695" w14:textId="10D9C730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are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block-level and inline elements?</w:t>
      </w:r>
    </w:p>
    <w:p w:rsidR="005A1925" w:rsidP="793E0B97" w:rsidRDefault="003304EC" w14:paraId="46CF8C74" w14:textId="26598DC3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purpose of the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&lt;meta&gt;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tag?</w:t>
      </w:r>
    </w:p>
    <w:p w:rsidR="45B27206" w:rsidP="793E0B97" w:rsidRDefault="45B27206" w14:paraId="52D0663B" w14:textId="7E692924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45B27206">
        <w:rPr>
          <w:b w:val="0"/>
          <w:bCs w:val="0"/>
          <w:noProof w:val="0"/>
          <w:lang w:val="en-US"/>
        </w:rPr>
        <w:t xml:space="preserve">What is </w:t>
      </w:r>
      <w:r w:rsidRPr="793E0B97" w:rsidR="45B27206">
        <w:rPr>
          <w:rFonts w:ascii="Consolas" w:hAnsi="Consolas" w:eastAsia="Consolas" w:cs="Consolas"/>
          <w:b w:val="0"/>
          <w:bCs w:val="0"/>
          <w:noProof w:val="0"/>
          <w:lang w:val="en-US"/>
        </w:rPr>
        <w:t>&lt;</w:t>
      </w:r>
      <w:r w:rsidRPr="793E0B97" w:rsidR="45B27206">
        <w:rPr>
          <w:rFonts w:ascii="Consolas" w:hAnsi="Consolas" w:eastAsia="Consolas" w:cs="Consolas"/>
          <w:b w:val="0"/>
          <w:bCs w:val="0"/>
          <w:noProof w:val="0"/>
          <w:lang w:val="en-US"/>
        </w:rPr>
        <w:t>br</w:t>
      </w:r>
      <w:r w:rsidRPr="793E0B97" w:rsidR="45B27206">
        <w:rPr>
          <w:rFonts w:ascii="Consolas" w:hAnsi="Consolas" w:eastAsia="Consolas" w:cs="Consolas"/>
          <w:b w:val="0"/>
          <w:bCs w:val="0"/>
          <w:noProof w:val="0"/>
          <w:lang w:val="en-US"/>
        </w:rPr>
        <w:t>&gt;</w:t>
      </w:r>
      <w:r w:rsidRPr="793E0B97" w:rsidR="45B27206">
        <w:rPr>
          <w:b w:val="0"/>
          <w:bCs w:val="0"/>
          <w:noProof w:val="0"/>
          <w:lang w:val="en-US"/>
        </w:rPr>
        <w:t xml:space="preserve"> tag?</w:t>
      </w:r>
    </w:p>
    <w:p w:rsidR="45B27206" w:rsidP="793E0B97" w:rsidRDefault="45B27206" w14:paraId="4BCDC536" w14:textId="1A199451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45B27206">
        <w:rPr>
          <w:b w:val="0"/>
          <w:bCs w:val="0"/>
          <w:noProof w:val="0"/>
          <w:lang w:val="en-US"/>
        </w:rPr>
        <w:t xml:space="preserve">What is </w:t>
      </w:r>
      <w:r w:rsidRPr="793E0B97" w:rsidR="45B27206">
        <w:rPr>
          <w:rFonts w:ascii="Consolas" w:hAnsi="Consolas" w:eastAsia="Consolas" w:cs="Consolas"/>
          <w:b w:val="0"/>
          <w:bCs w:val="0"/>
          <w:noProof w:val="0"/>
          <w:lang w:val="en-US"/>
        </w:rPr>
        <w:t>&lt;title&gt;</w:t>
      </w:r>
      <w:r w:rsidRPr="793E0B97" w:rsidR="45B27206">
        <w:rPr>
          <w:b w:val="0"/>
          <w:bCs w:val="0"/>
          <w:noProof w:val="0"/>
          <w:lang w:val="en-US"/>
        </w:rPr>
        <w:t xml:space="preserve"> tag?</w:t>
      </w:r>
    </w:p>
    <w:p w:rsidR="79DFB0FB" w:rsidP="793E0B97" w:rsidRDefault="79DFB0FB" w14:paraId="0AE6CFB8" w14:textId="65F9FA3F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9DFB0FB">
        <w:rPr>
          <w:b w:val="0"/>
          <w:bCs w:val="0"/>
          <w:noProof w:val="0"/>
          <w:lang w:val="en-US"/>
        </w:rPr>
        <w:t xml:space="preserve">How do you make email </w:t>
      </w:r>
      <w:r w:rsidRPr="793E0B97" w:rsidR="79DFB0FB">
        <w:rPr>
          <w:b w:val="0"/>
          <w:bCs w:val="0"/>
          <w:noProof w:val="0"/>
          <w:lang w:val="en-US"/>
        </w:rPr>
        <w:t>link</w:t>
      </w:r>
      <w:r w:rsidRPr="793E0B97" w:rsidR="79DFB0FB">
        <w:rPr>
          <w:b w:val="0"/>
          <w:bCs w:val="0"/>
          <w:noProof w:val="0"/>
          <w:lang w:val="en-US"/>
        </w:rPr>
        <w:t>?</w:t>
      </w:r>
    </w:p>
    <w:p w:rsidR="5C2B4FF5" w:rsidP="793E0B97" w:rsidRDefault="5C2B4FF5" w14:paraId="50C92AAD" w14:textId="7EE23BCF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Explain the difference between </w:t>
      </w: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tag</w:t>
      </w: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element</w:t>
      </w:r>
      <w:r w:rsidRPr="793E0B97" w:rsidR="5C2B4FF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.</w:t>
      </w:r>
    </w:p>
    <w:p w:rsidR="005A1925" w:rsidP="621D946C" w:rsidRDefault="003304EC" w14:paraId="3731012E" w14:textId="4B71FCF9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9779E17">
        <w:rPr>
          <w:b w:val="0"/>
          <w:bCs w:val="0"/>
          <w:noProof w:val="0"/>
          <w:lang w:val="en-US"/>
        </w:rPr>
        <w:t xml:space="preserve">What is </w:t>
      </w:r>
      <w:r w:rsidRPr="793E0B97" w:rsidR="79779E17">
        <w:rPr>
          <w:rFonts w:ascii="Consolas" w:hAnsi="Consolas" w:eastAsia="Consolas" w:cs="Consolas"/>
          <w:b w:val="0"/>
          <w:bCs w:val="0"/>
          <w:noProof w:val="0"/>
          <w:lang w:val="en-US"/>
        </w:rPr>
        <w:t>&lt;</w:t>
      </w:r>
      <w:r w:rsidRPr="793E0B97" w:rsidR="79779E17">
        <w:rPr>
          <w:rFonts w:ascii="Consolas" w:hAnsi="Consolas" w:eastAsia="Consolas" w:cs="Consolas"/>
          <w:b w:val="0"/>
          <w:bCs w:val="0"/>
          <w:noProof w:val="0"/>
          <w:lang w:val="en-US"/>
        </w:rPr>
        <w:t>img</w:t>
      </w:r>
      <w:r w:rsidRPr="793E0B97" w:rsidR="79779E17">
        <w:rPr>
          <w:rFonts w:ascii="Consolas" w:hAnsi="Consolas" w:eastAsia="Consolas" w:cs="Consolas"/>
          <w:b w:val="0"/>
          <w:bCs w:val="0"/>
          <w:noProof w:val="0"/>
          <w:lang w:val="en-US"/>
        </w:rPr>
        <w:t>&gt;</w:t>
      </w:r>
      <w:r w:rsidRPr="793E0B97" w:rsidR="79779E17">
        <w:rPr>
          <w:b w:val="0"/>
          <w:bCs w:val="0"/>
          <w:noProof w:val="0"/>
          <w:lang w:val="en-US"/>
        </w:rPr>
        <w:t xml:space="preserve"> tag used for? </w:t>
      </w:r>
    </w:p>
    <w:p w:rsidR="005A1925" w:rsidP="621D946C" w:rsidRDefault="003304EC" w14:paraId="14304AF9" w14:textId="0769263D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the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alt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attribute in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img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15F15F63" w14:textId="20EDF651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an HTML attrib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ute? Give examples.</w:t>
      </w:r>
    </w:p>
    <w:p w:rsidR="005A1925" w:rsidP="621D946C" w:rsidRDefault="003304EC" w14:paraId="158B0EB7" w14:textId="21E2B094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are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lists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? Difference between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&lt;ul&gt;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ol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13A0700C" w:rsidP="793E0B97" w:rsidRDefault="13A0700C" w14:paraId="54387C51" w14:textId="0BD4BD6F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13A0700C">
        <w:rPr>
          <w:b w:val="0"/>
          <w:bCs w:val="0"/>
          <w:noProof w:val="0"/>
          <w:lang w:val="en-US"/>
        </w:rPr>
        <w:t>How do you make a table?</w:t>
      </w:r>
    </w:p>
    <w:p w:rsidR="005A1925" w:rsidP="793E0B97" w:rsidRDefault="003304EC" w14:paraId="089E9F5C" w14:textId="284AF0C3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the difference between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&lt;td&gt;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th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4DC25CB3" w14:textId="6F194F54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are </w:t>
      </w:r>
      <w:r w:rsidRPr="58429504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colspan</w:t>
      </w: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58429504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rowspan</w:t>
      </w: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7615881D" w:rsidP="58429504" w:rsidRDefault="7615881D" w14:paraId="77DC0EBD" w14:textId="203AE08C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7615881D">
        <w:rPr>
          <w:b w:val="0"/>
          <w:bCs w:val="0"/>
          <w:noProof w:val="0"/>
          <w:lang w:val="en-US"/>
        </w:rPr>
        <w:t>What are Semantic and Non-Semantic elements? Give examples.</w:t>
      </w:r>
    </w:p>
    <w:p w:rsidR="7615881D" w:rsidP="58429504" w:rsidRDefault="7615881D" w14:paraId="43592FDA" w14:textId="34F90B07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7615881D">
        <w:rPr>
          <w:b w:val="0"/>
          <w:bCs w:val="0"/>
          <w:noProof w:val="0"/>
          <w:lang w:val="en-US"/>
        </w:rPr>
        <w:t xml:space="preserve">When do you use </w:t>
      </w:r>
      <w:r w:rsidRPr="58429504" w:rsidR="7615881D">
        <w:rPr>
          <w:b w:val="0"/>
          <w:bCs w:val="0"/>
          <w:noProof w:val="0"/>
          <w:lang w:val="en-US"/>
        </w:rPr>
        <w:t>Ordered</w:t>
      </w:r>
      <w:r w:rsidRPr="58429504" w:rsidR="7615881D">
        <w:rPr>
          <w:b w:val="0"/>
          <w:bCs w:val="0"/>
          <w:noProof w:val="0"/>
          <w:lang w:val="en-US"/>
        </w:rPr>
        <w:t xml:space="preserve"> list and Unordered list?</w:t>
      </w:r>
    </w:p>
    <w:p w:rsidR="7615881D" w:rsidP="58429504" w:rsidRDefault="7615881D" w14:paraId="37FACC6F" w14:textId="78643845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615881D">
        <w:rPr>
          <w:b w:val="0"/>
          <w:bCs w:val="0"/>
          <w:noProof w:val="0"/>
          <w:lang w:val="en-US"/>
        </w:rPr>
        <w:t xml:space="preserve">What is the key feature of </w:t>
      </w:r>
      <w:r w:rsidRPr="793E0B97" w:rsidR="7615881D">
        <w:rPr>
          <w:rFonts w:ascii="Consolas" w:hAnsi="Consolas" w:eastAsia="Consolas" w:cs="Consolas"/>
          <w:b w:val="0"/>
          <w:bCs w:val="0"/>
          <w:noProof w:val="0"/>
          <w:lang w:val="en-US"/>
        </w:rPr>
        <w:t>&lt;</w:t>
      </w:r>
      <w:r w:rsidRPr="793E0B97" w:rsidR="7615881D">
        <w:rPr>
          <w:rFonts w:ascii="Consolas" w:hAnsi="Consolas" w:eastAsia="Consolas" w:cs="Consolas"/>
          <w:b w:val="0"/>
          <w:bCs w:val="0"/>
          <w:noProof w:val="0"/>
          <w:lang w:val="en-US"/>
        </w:rPr>
        <w:t>tfoot</w:t>
      </w:r>
      <w:r w:rsidRPr="793E0B97" w:rsidR="7615881D">
        <w:rPr>
          <w:rFonts w:ascii="Consolas" w:hAnsi="Consolas" w:eastAsia="Consolas" w:cs="Consolas"/>
          <w:b w:val="0"/>
          <w:bCs w:val="0"/>
          <w:noProof w:val="0"/>
          <w:lang w:val="en-US"/>
        </w:rPr>
        <w:t>&gt;</w:t>
      </w:r>
      <w:r w:rsidRPr="793E0B97" w:rsidR="7615881D">
        <w:rPr>
          <w:b w:val="0"/>
          <w:bCs w:val="0"/>
          <w:noProof w:val="0"/>
          <w:lang w:val="en-US"/>
        </w:rPr>
        <w:t xml:space="preserve"> in </w:t>
      </w:r>
      <w:r w:rsidRPr="793E0B97" w:rsidR="7615881D">
        <w:rPr>
          <w:b w:val="0"/>
          <w:bCs w:val="0"/>
          <w:noProof w:val="0"/>
          <w:lang w:val="en-US"/>
        </w:rPr>
        <w:t>HTML</w:t>
      </w:r>
      <w:r w:rsidRPr="793E0B97" w:rsidR="7615881D">
        <w:rPr>
          <w:b w:val="0"/>
          <w:bCs w:val="0"/>
          <w:noProof w:val="0"/>
          <w:lang w:val="en-US"/>
        </w:rPr>
        <w:t xml:space="preserve"> table?</w:t>
      </w:r>
    </w:p>
    <w:p w:rsidR="70E8A599" w:rsidP="793E0B97" w:rsidRDefault="70E8A599" w14:paraId="1F44A55E" w14:textId="1D07B840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0E8A599">
        <w:rPr>
          <w:b w:val="0"/>
          <w:bCs w:val="0"/>
          <w:noProof w:val="0"/>
          <w:lang w:val="en-US"/>
        </w:rPr>
        <w:t xml:space="preserve">What is </w:t>
      </w:r>
      <w:r w:rsidRPr="793E0B97" w:rsidR="70E8A599">
        <w:rPr>
          <w:rFonts w:ascii="Consolas" w:hAnsi="Consolas" w:eastAsia="Consolas" w:cs="Consolas"/>
          <w:b w:val="0"/>
          <w:bCs w:val="0"/>
          <w:noProof w:val="0"/>
          <w:lang w:val="en-US"/>
        </w:rPr>
        <w:t>&lt;base&gt;</w:t>
      </w:r>
      <w:r w:rsidRPr="793E0B97" w:rsidR="70E8A599">
        <w:rPr>
          <w:b w:val="0"/>
          <w:bCs w:val="0"/>
          <w:noProof w:val="0"/>
          <w:lang w:val="en-US"/>
        </w:rPr>
        <w:t xml:space="preserve"> tag?</w:t>
      </w:r>
    </w:p>
    <w:p w:rsidR="70E8A599" w:rsidP="793E0B97" w:rsidRDefault="70E8A599" w14:paraId="6C3E8169" w14:textId="39E7D0A3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0E8A599">
        <w:rPr>
          <w:b w:val="0"/>
          <w:bCs w:val="0"/>
          <w:noProof w:val="0"/>
          <w:lang w:val="en-US"/>
        </w:rPr>
        <w:t xml:space="preserve">How do you </w:t>
      </w:r>
      <w:r w:rsidRPr="793E0B97" w:rsidR="70E8A599">
        <w:rPr>
          <w:b w:val="0"/>
          <w:bCs w:val="0"/>
          <w:noProof w:val="0"/>
          <w:lang w:val="en-US"/>
        </w:rPr>
        <w:t>make</w:t>
      </w:r>
      <w:r w:rsidRPr="793E0B97" w:rsidR="70E8A599">
        <w:rPr>
          <w:b w:val="0"/>
          <w:bCs w:val="0"/>
          <w:noProof w:val="0"/>
          <w:lang w:val="en-US"/>
        </w:rPr>
        <w:t xml:space="preserve"> a hidden input field?</w:t>
      </w:r>
    </w:p>
    <w:p w:rsidR="2279BEBA" w:rsidP="793E0B97" w:rsidRDefault="2279BEBA" w14:paraId="0D747F93" w14:textId="790B07AC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2279BEBA">
        <w:rPr>
          <w:b w:val="0"/>
          <w:bCs w:val="0"/>
          <w:noProof w:val="0"/>
          <w:lang w:val="en-US"/>
        </w:rPr>
        <w:t xml:space="preserve">What is </w:t>
      </w:r>
      <w:r w:rsidRPr="793E0B97" w:rsidR="2279BEBA">
        <w:rPr>
          <w:b w:val="0"/>
          <w:bCs w:val="0"/>
          <w:noProof w:val="0"/>
          <w:lang w:val="en-US"/>
        </w:rPr>
        <w:t>child</w:t>
      </w:r>
      <w:r w:rsidRPr="793E0B97" w:rsidR="2279BEBA">
        <w:rPr>
          <w:b w:val="0"/>
          <w:bCs w:val="0"/>
          <w:noProof w:val="0"/>
          <w:lang w:val="en-US"/>
        </w:rPr>
        <w:t xml:space="preserve"> tag?</w:t>
      </w:r>
    </w:p>
    <w:p w:rsidR="005A1925" w:rsidP="621D946C" w:rsidRDefault="003304EC" w14:paraId="300A78F1" w14:textId="3F4499A1">
      <w:pPr>
        <w:keepNext w:val="0"/>
        <w:keepLines w:val="0"/>
        <w:spacing w:after="80"/>
        <w:rPr>
          <w:b w:val="0"/>
          <w:bCs w:val="0"/>
        </w:rPr>
      </w:pPr>
    </w:p>
    <w:p w:rsidR="005A1925" w:rsidP="621D946C" w:rsidRDefault="003304EC" w14:paraId="0ACE8669" w14:textId="43C6064F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B. Navigation &amp; Forms</w:t>
      </w:r>
    </w:p>
    <w:p w:rsidR="005A1925" w:rsidP="621D946C" w:rsidRDefault="003304EC" w14:paraId="28D4718B" w14:textId="49110032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the purpose of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&lt;a&gt;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tag?</w:t>
      </w:r>
    </w:p>
    <w:p w:rsidR="0AEAD10C" w:rsidP="793E0B97" w:rsidRDefault="0AEAD10C" w14:paraId="11479F7E" w14:textId="7A75E0C6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0AEAD10C">
        <w:rPr>
          <w:b w:val="0"/>
          <w:bCs w:val="0"/>
          <w:noProof w:val="0"/>
          <w:lang w:val="en-US"/>
        </w:rPr>
        <w:t xml:space="preserve">How do you create </w:t>
      </w:r>
      <w:r w:rsidRPr="793E0B97" w:rsidR="0AEAD10C">
        <w:rPr>
          <w:b w:val="0"/>
          <w:bCs w:val="0"/>
          <w:noProof w:val="0"/>
          <w:lang w:val="en-US"/>
        </w:rPr>
        <w:t>hyperlink</w:t>
      </w:r>
      <w:r w:rsidRPr="793E0B97" w:rsidR="0AEAD10C">
        <w:rPr>
          <w:b w:val="0"/>
          <w:bCs w:val="0"/>
          <w:noProof w:val="0"/>
          <w:lang w:val="en-US"/>
        </w:rPr>
        <w:t>?</w:t>
      </w:r>
    </w:p>
    <w:p w:rsidR="005A1925" w:rsidP="621D946C" w:rsidRDefault="003304EC" w14:paraId="1141943F" w14:textId="76F2019C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absolute and relative paths?</w:t>
      </w:r>
    </w:p>
    <w:p w:rsidR="005A1925" w:rsidP="621D946C" w:rsidRDefault="003304EC" w14:paraId="5166318D" w14:textId="5BDAD5EC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 you open a link in a new tab?</w:t>
      </w:r>
    </w:p>
    <w:p w:rsidR="005A1925" w:rsidP="621D946C" w:rsidRDefault="003304EC" w14:paraId="278BD82C" w14:textId="57BDEA96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&lt;form&gt;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used for?</w:t>
      </w:r>
    </w:p>
    <w:p w:rsidR="005A1925" w:rsidP="621D946C" w:rsidRDefault="003304EC" w14:paraId="5D648FF1" w14:textId="147CF6D2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GET and POST?</w:t>
      </w:r>
    </w:p>
    <w:p w:rsidR="005A1925" w:rsidP="621D946C" w:rsidRDefault="003304EC" w14:paraId="042CA209" w14:textId="2288FC7E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required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attribute?</w:t>
      </w:r>
    </w:p>
    <w:p w:rsidR="005A1925" w:rsidP="793E0B97" w:rsidRDefault="003304EC" w14:paraId="676F2D5A" w14:textId="41EA68F6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Difference between radio button and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checkbox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  <w:r w:rsidRPr="793E0B97" w:rsidR="349C33A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How do you make </w:t>
      </w:r>
      <w:r w:rsidRPr="793E0B97" w:rsidR="349C33A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checkbox</w:t>
      </w:r>
      <w:r w:rsidRPr="793E0B97" w:rsidR="349C33A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35709272" w14:textId="0658ADAB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&lt;label&gt;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used for?</w:t>
      </w:r>
    </w:p>
    <w:p w:rsidR="223065D7" w:rsidP="793E0B97" w:rsidRDefault="223065D7" w14:paraId="55217CF2" w14:textId="18D1E0CA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223065D7">
        <w:rPr>
          <w:b w:val="0"/>
          <w:bCs w:val="0"/>
          <w:noProof w:val="0"/>
          <w:lang w:val="en-US"/>
        </w:rPr>
        <w:t xml:space="preserve">How do you make </w:t>
      </w:r>
      <w:r w:rsidRPr="793E0B97" w:rsidR="223065D7">
        <w:rPr>
          <w:b w:val="0"/>
          <w:bCs w:val="0"/>
          <w:noProof w:val="0"/>
          <w:lang w:val="en-US"/>
        </w:rPr>
        <w:t>dropdown</w:t>
      </w:r>
      <w:r w:rsidRPr="793E0B97" w:rsidR="223065D7">
        <w:rPr>
          <w:b w:val="0"/>
          <w:bCs w:val="0"/>
          <w:noProof w:val="0"/>
          <w:lang w:val="en-US"/>
        </w:rPr>
        <w:t xml:space="preserve"> list?</w:t>
      </w:r>
    </w:p>
    <w:p w:rsidR="005A1925" w:rsidP="58429504" w:rsidRDefault="003304EC" w14:paraId="40CDA10B" w14:textId="320757F7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datalist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  <w:r w:rsidRPr="793E0B97" w:rsidR="30234C1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93E0B97" w:rsidR="30234C19">
        <w:rPr>
          <w:b w:val="0"/>
          <w:bCs w:val="0"/>
          <w:noProof w:val="0"/>
          <w:lang w:val="en-US"/>
        </w:rPr>
        <w:t xml:space="preserve">What is </w:t>
      </w:r>
      <w:r w:rsidRPr="793E0B97" w:rsidR="67A2E462">
        <w:rPr>
          <w:rFonts w:ascii="Consolas" w:hAnsi="Consolas" w:eastAsia="Consolas" w:cs="Consolas"/>
          <w:b w:val="0"/>
          <w:bCs w:val="0"/>
          <w:noProof w:val="0"/>
          <w:lang w:val="en-US"/>
        </w:rPr>
        <w:t>it</w:t>
      </w:r>
      <w:r w:rsidRPr="793E0B97" w:rsidR="30234C19">
        <w:rPr>
          <w:b w:val="0"/>
          <w:bCs w:val="0"/>
          <w:noProof w:val="0"/>
          <w:lang w:val="en-US"/>
        </w:rPr>
        <w:t xml:space="preserve"> used for?</w:t>
      </w:r>
    </w:p>
    <w:p w:rsidR="005A1925" w:rsidP="621D946C" w:rsidRDefault="003304EC" w14:paraId="74220163" w14:textId="1B1F8509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"/>
        </w:rPr>
        <w:t>&lt;progress&gt;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 xml:space="preserve"> tag?</w:t>
      </w:r>
    </w:p>
    <w:p w:rsidR="005A1925" w:rsidP="621D946C" w:rsidRDefault="003304EC" w14:paraId="608C29DC" w14:textId="033F1718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&lt;meter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tag and how is it different from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&lt;progress&gt;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0017DA29" w14:textId="4BB55BCC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 you reset a form?</w:t>
      </w:r>
    </w:p>
    <w:p w:rsidR="44424C7E" w:rsidP="58429504" w:rsidRDefault="44424C7E" w14:paraId="16EDDA65" w14:textId="0F9479DE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44424C7E">
        <w:rPr>
          <w:b w:val="0"/>
          <w:bCs w:val="0"/>
          <w:noProof w:val="0"/>
          <w:lang w:val="en-US"/>
        </w:rPr>
        <w:t xml:space="preserve">Explain different attributes and usage of </w:t>
      </w:r>
      <w:r w:rsidRPr="58429504" w:rsidR="44424C7E">
        <w:rPr>
          <w:rFonts w:ascii="Consolas" w:hAnsi="Consolas" w:eastAsia="Consolas" w:cs="Consolas"/>
          <w:b w:val="0"/>
          <w:bCs w:val="0"/>
          <w:noProof w:val="0"/>
          <w:lang w:val="en-US"/>
        </w:rPr>
        <w:t>&lt;a&gt;</w:t>
      </w:r>
      <w:r w:rsidRPr="58429504" w:rsidR="44424C7E">
        <w:rPr>
          <w:b w:val="0"/>
          <w:bCs w:val="0"/>
          <w:noProof w:val="0"/>
          <w:lang w:val="en-US"/>
        </w:rPr>
        <w:t xml:space="preserve"> </w:t>
      </w:r>
      <w:r w:rsidRPr="58429504" w:rsidR="44424C7E">
        <w:rPr>
          <w:b w:val="0"/>
          <w:bCs w:val="0"/>
          <w:noProof w:val="0"/>
          <w:lang w:val="en-US"/>
        </w:rPr>
        <w:t>tag</w:t>
      </w:r>
      <w:r w:rsidRPr="58429504" w:rsidR="44424C7E">
        <w:rPr>
          <w:b w:val="0"/>
          <w:bCs w:val="0"/>
          <w:noProof w:val="0"/>
          <w:lang w:val="en-US"/>
        </w:rPr>
        <w:t xml:space="preserve"> in HTML.</w:t>
      </w:r>
    </w:p>
    <w:p w:rsidR="44424C7E" w:rsidP="58429504" w:rsidRDefault="44424C7E" w14:paraId="548B9FA0" w14:textId="7095C03E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/>
        <w:rPr>
          <w:b w:val="0"/>
          <w:bCs w:val="0"/>
          <w:noProof w:val="0"/>
          <w:lang w:val="en"/>
        </w:rPr>
      </w:pPr>
      <w:r w:rsidRPr="58429504" w:rsidR="44424C7E">
        <w:rPr>
          <w:b w:val="0"/>
          <w:bCs w:val="0"/>
          <w:noProof w:val="0"/>
          <w:lang w:val="en"/>
        </w:rPr>
        <w:t>What are the various input types available in HTML?</w:t>
      </w:r>
    </w:p>
    <w:p w:rsidR="005A1925" w:rsidP="621D946C" w:rsidRDefault="003304EC" w14:paraId="13C3048A" w14:textId="2916BDBE">
      <w:pPr>
        <w:keepNext w:val="0"/>
        <w:keepLines w:val="0"/>
        <w:spacing w:after="80"/>
      </w:pPr>
    </w:p>
    <w:p w:rsidR="005A1925" w:rsidP="621D946C" w:rsidRDefault="003304EC" w14:paraId="5F3F82C7" w14:textId="4BB1EC8C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C. CSS Basics</w:t>
      </w:r>
    </w:p>
    <w:p w:rsidR="005A1925" w:rsidP="621D946C" w:rsidRDefault="003304EC" w14:paraId="691263A3" w14:textId="25EB7460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CSS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58429504" w:rsidRDefault="003304EC" w14:paraId="43CE39C7" w14:textId="7D052C51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Different ways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to a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pply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CSS?</w:t>
      </w:r>
      <w:r w:rsidRPr="793E0B97" w:rsidR="11C8BC6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/</w:t>
      </w:r>
      <w:r w:rsidRPr="793E0B97" w:rsidR="11C8BC6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93E0B97" w:rsidR="11C8BC65">
        <w:rPr>
          <w:b w:val="0"/>
          <w:bCs w:val="0"/>
          <w:noProof w:val="0"/>
          <w:lang w:val="en-US"/>
        </w:rPr>
        <w:t xml:space="preserve">What are the </w:t>
      </w:r>
      <w:r w:rsidRPr="793E0B97" w:rsidR="11C8BC65">
        <w:rPr>
          <w:b w:val="0"/>
          <w:bCs w:val="0"/>
          <w:noProof w:val="0"/>
          <w:lang w:val="en-US"/>
        </w:rPr>
        <w:t>different ways</w:t>
      </w:r>
      <w:r w:rsidRPr="793E0B97" w:rsidR="11C8BC65">
        <w:rPr>
          <w:b w:val="0"/>
          <w:bCs w:val="0"/>
          <w:noProof w:val="0"/>
          <w:lang w:val="en-US"/>
        </w:rPr>
        <w:t xml:space="preserve"> we can add CSS to a webpage?</w:t>
      </w:r>
    </w:p>
    <w:p w:rsidR="005A1925" w:rsidP="58429504" w:rsidRDefault="003304EC" w14:paraId="453B4428" w14:textId="7D51813E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What is a selector?</w:t>
      </w:r>
      <w:r w:rsidRPr="58429504" w:rsidR="2B794002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8429504" w:rsidR="2B794002">
        <w:rPr>
          <w:b w:val="0"/>
          <w:bCs w:val="0"/>
          <w:noProof w:val="0"/>
          <w:lang w:val="en-US"/>
        </w:rPr>
        <w:t xml:space="preserve">What are the </w:t>
      </w:r>
      <w:r w:rsidRPr="58429504" w:rsidR="2B794002">
        <w:rPr>
          <w:b w:val="0"/>
          <w:bCs w:val="0"/>
          <w:noProof w:val="0"/>
          <w:lang w:val="en-US"/>
        </w:rPr>
        <w:t>different types</w:t>
      </w:r>
      <w:r w:rsidRPr="58429504" w:rsidR="2B794002">
        <w:rPr>
          <w:b w:val="0"/>
          <w:bCs w:val="0"/>
          <w:noProof w:val="0"/>
          <w:lang w:val="en-US"/>
        </w:rPr>
        <w:t xml:space="preserve"> of CSS selectors?</w:t>
      </w:r>
    </w:p>
    <w:p w:rsidR="005A1925" w:rsidP="621D946C" w:rsidRDefault="003304EC" w14:paraId="699F5587" w14:textId="0C355382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class and id?</w:t>
      </w:r>
    </w:p>
    <w:p w:rsidR="005A1925" w:rsidP="621D946C" w:rsidRDefault="003304EC" w14:paraId="0B8137AB" w14:textId="360BF732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box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model?</w:t>
      </w:r>
    </w:p>
    <w:p w:rsidR="005A1925" w:rsidP="621D946C" w:rsidRDefault="003304EC" w14:paraId="016DE577" w14:textId="6D5C120D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margin and padding?</w:t>
      </w:r>
    </w:p>
    <w:p w:rsidR="005A1925" w:rsidP="621D946C" w:rsidRDefault="003304EC" w14:paraId="65DEDDF4" w14:textId="3FDD4D20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display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: block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vs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inline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4788DFD3" w14:textId="365C2581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responsive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design?</w:t>
      </w:r>
    </w:p>
    <w:p w:rsidR="005A1925" w:rsidP="621D946C" w:rsidRDefault="003304EC" w14:paraId="6FC93A4C" w14:textId="6ECA41A9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a media query?</w:t>
      </w:r>
    </w:p>
    <w:p w:rsidR="005A1925" w:rsidP="621D946C" w:rsidRDefault="003304EC" w14:paraId="3DAAA0AF" w14:textId="36BD1C44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box-sizing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76D7524B" w14:textId="6916BE33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the difference between inline, block, and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inline-block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5EDAEF5A" w14:textId="66D05C89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inheritance in CSS?</w:t>
      </w:r>
    </w:p>
    <w:p w:rsidR="005A1925" w:rsidP="621D946C" w:rsidRDefault="003304EC" w14:paraId="6A6F469E" w14:textId="1F35A109">
      <w:pPr>
        <w:keepNext w:val="0"/>
        <w:keepLines w:val="0"/>
        <w:spacing w:after="80"/>
        <w:rPr>
          <w:b w:val="0"/>
          <w:bCs w:val="0"/>
        </w:rPr>
      </w:pPr>
    </w:p>
    <w:p w:rsidR="005A1925" w:rsidP="621D946C" w:rsidRDefault="003304EC" w14:paraId="0E218F9E" w14:textId="7F023BB3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D. JavaScript Basics</w:t>
      </w:r>
    </w:p>
    <w:p w:rsidR="005A1925" w:rsidP="621D946C" w:rsidRDefault="003304EC" w14:paraId="6522E344" w14:textId="10D8078B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JavaScript?</w:t>
      </w:r>
    </w:p>
    <w:p w:rsidR="005A1925" w:rsidP="621D946C" w:rsidRDefault="003304EC" w14:paraId="2FDA1208" w14:textId="4CEE8331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How do you include JavaScript in an HTML page?</w:t>
      </w:r>
    </w:p>
    <w:p w:rsidR="005A1925" w:rsidP="621D946C" w:rsidRDefault="003304EC" w14:paraId="64C6CCF2" w14:textId="48850728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Difference between var, let, const?</w:t>
      </w:r>
    </w:p>
    <w:p w:rsidR="005A1925" w:rsidP="621D946C" w:rsidRDefault="003304EC" w14:paraId="069DE3CE" w14:textId="6287FD19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are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data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types in JavaScript?</w:t>
      </w:r>
    </w:p>
    <w:p w:rsidR="005A1925" w:rsidP="621D946C" w:rsidRDefault="003304EC" w14:paraId="4843C195" w14:textId="541AE813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DOM?</w:t>
      </w:r>
    </w:p>
    <w:p w:rsidR="005A1925" w:rsidP="621D946C" w:rsidRDefault="003304EC" w14:paraId="17D53168" w14:textId="3F25EFFC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an event?</w:t>
      </w:r>
    </w:p>
    <w:p w:rsidR="005A1925" w:rsidP="621D946C" w:rsidRDefault="003304EC" w14:paraId="05AE3D55" w14:textId="7CEAFE02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Difference between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innerHTML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textContent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?</w:t>
      </w:r>
    </w:p>
    <w:p w:rsidR="005A1925" w:rsidP="621D946C" w:rsidRDefault="003304EC" w14:paraId="5E74E391" w14:textId="05872C6D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console.log(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) used for?</w:t>
      </w:r>
    </w:p>
    <w:p w:rsidR="005A1925" w:rsidP="621D946C" w:rsidRDefault="003304EC" w14:paraId="7C1A4D3F" w14:textId="422BDB2F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793E0B97" w:rsidR="71F76D3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Difference between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== vs </w:t>
      </w: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===?</w:t>
      </w:r>
    </w:p>
    <w:p w:rsidR="005A1925" w:rsidP="621D946C" w:rsidRDefault="003304EC" w14:paraId="458D43BC" w14:textId="3D3325E2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null vs undefined?</w:t>
      </w:r>
    </w:p>
    <w:p w:rsidR="005A1925" w:rsidP="621D946C" w:rsidRDefault="003304EC" w14:paraId="6770EF44" w14:textId="26718206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scope?</w:t>
      </w:r>
    </w:p>
    <w:p w:rsidR="005A1925" w:rsidP="621D946C" w:rsidRDefault="003304EC" w14:paraId="35D50BCA" w14:textId="25964401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block scope?</w:t>
      </w:r>
    </w:p>
    <w:p w:rsidR="005A1925" w:rsidP="621D946C" w:rsidRDefault="003304EC" w14:paraId="6A3DFB52" w14:textId="633654E9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</w:pPr>
      <w:r w:rsidRPr="793E0B97" w:rsidR="71CF600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"/>
        </w:rPr>
        <w:t>What is control flow?</w:t>
      </w:r>
    </w:p>
    <w:p w:rsidR="2C825847" w:rsidP="58429504" w:rsidRDefault="2C825847" w14:paraId="56A219AD" w14:textId="39835387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429504" w:rsidR="2C825847">
        <w:rPr>
          <w:b w:val="0"/>
          <w:bCs w:val="0"/>
          <w:noProof w:val="0"/>
          <w:lang w:val="en-US"/>
        </w:rPr>
        <w:t xml:space="preserve">What are the </w:t>
      </w:r>
      <w:r w:rsidRPr="58429504" w:rsidR="2C825847">
        <w:rPr>
          <w:b w:val="0"/>
          <w:bCs w:val="0"/>
          <w:noProof w:val="0"/>
          <w:lang w:val="en-US"/>
        </w:rPr>
        <w:t>different ways</w:t>
      </w:r>
      <w:r w:rsidRPr="58429504" w:rsidR="2C825847">
        <w:rPr>
          <w:b w:val="0"/>
          <w:bCs w:val="0"/>
          <w:noProof w:val="0"/>
          <w:lang w:val="en-US"/>
        </w:rPr>
        <w:t xml:space="preserve"> an HTML element can be accessed in JavaScript code?</w:t>
      </w:r>
    </w:p>
    <w:p w:rsidR="005A1925" w:rsidP="621D946C" w:rsidRDefault="003304EC" w14:paraId="641860D3" w14:textId="53AC0172">
      <w:pPr>
        <w:keepNext w:val="0"/>
        <w:keepLines w:val="0"/>
        <w:spacing w:after="80"/>
        <w:rPr>
          <w:b w:val="0"/>
          <w:bCs w:val="0"/>
        </w:rPr>
      </w:pPr>
    </w:p>
    <w:p w:rsidR="005A1925" w:rsidP="621D946C" w:rsidRDefault="003304EC" w14:paraId="579DC983" w14:textId="51557631">
      <w:pPr>
        <w:pStyle w:val="Heading1"/>
        <w:keepNext w:val="0"/>
        <w:keepLines w:val="0"/>
        <w:spacing w:before="322" w:beforeAutospacing="off" w:after="322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"/>
        </w:rPr>
        <w:t>LEVEL 2 – INTERMEDIATE (Application &amp; Reasoning)</w:t>
      </w:r>
    </w:p>
    <w:p w:rsidR="005A1925" w:rsidP="621D946C" w:rsidRDefault="003304EC" w14:paraId="1842265E" w14:textId="20803C3D">
      <w:pPr>
        <w:keepNext w:val="0"/>
        <w:keepLines w:val="0"/>
        <w:spacing w:after="80"/>
      </w:pPr>
    </w:p>
    <w:p w:rsidR="005A1925" w:rsidP="621D946C" w:rsidRDefault="003304EC" w14:paraId="3DEBC74A" w14:textId="33306A71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HTML &amp; Forms</w:t>
      </w:r>
    </w:p>
    <w:p w:rsidR="005A1925" w:rsidP="621D946C" w:rsidRDefault="003304EC" w14:paraId="7458BF42" w14:textId="5A2DC96D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should tables not be used for layout?</w:t>
      </w:r>
    </w:p>
    <w:p w:rsidR="005A1925" w:rsidP="621D946C" w:rsidRDefault="003304EC" w14:paraId="595D5142" w14:textId="36F3B93E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happens if two elements have the same id?</w:t>
      </w:r>
    </w:p>
    <w:p w:rsidR="005A1925" w:rsidP="621D946C" w:rsidRDefault="003304EC" w14:paraId="4D277A3C" w14:textId="6134BA38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is semantic HTML important for accessibility?</w:t>
      </w:r>
    </w:p>
    <w:p w:rsidR="005A1925" w:rsidP="621D946C" w:rsidRDefault="003304EC" w14:paraId="43983ECA" w14:textId="577CBD21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happens if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form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method is GET and we send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password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045B82DE" w14:textId="589A01B5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Difference between id and name in forms?</w:t>
      </w:r>
    </w:p>
    <w:p w:rsidR="005A1925" w:rsidP="621D946C" w:rsidRDefault="003304EC" w14:paraId="78E4782D" w14:textId="1D74C107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Difference between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&lt;select&gt;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datalist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1C186AAC" w14:textId="6F70C855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does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browser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resolve relative paths?</w:t>
      </w:r>
    </w:p>
    <w:p w:rsidR="005A1925" w:rsidP="621D946C" w:rsidRDefault="003304EC" w14:paraId="2C45B187" w14:textId="0B674AAF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What happens if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&lt;!DOCTYPE html&gt;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is missing?</w:t>
      </w:r>
    </w:p>
    <w:p w:rsidR="005A1925" w:rsidP="621D946C" w:rsidRDefault="003304EC" w14:paraId="2FCE6248" w14:textId="12889690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happens if the viewport meta tag is not added?</w:t>
      </w:r>
    </w:p>
    <w:p w:rsidR="005A1925" w:rsidP="621D946C" w:rsidRDefault="003304EC" w14:paraId="31B43E55" w14:textId="047B384C">
      <w:pPr>
        <w:keepNext w:val="0"/>
        <w:keepLines w:val="0"/>
        <w:spacing w:after="80"/>
      </w:pPr>
    </w:p>
    <w:p w:rsidR="005A1925" w:rsidP="621D946C" w:rsidRDefault="003304EC" w14:paraId="3C695114" w14:textId="78B83AF8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CSS</w:t>
      </w:r>
    </w:p>
    <w:p w:rsidR="005A1925" w:rsidP="621D946C" w:rsidRDefault="003304EC" w14:paraId="7A810071" w14:textId="2E2ADC65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CSS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specificity? How is it calculated?</w:t>
      </w:r>
    </w:p>
    <w:p w:rsidR="005A1925" w:rsidP="621D946C" w:rsidRDefault="003304EC" w14:paraId="193E08D9" w14:textId="2F81AF50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Which has more priority: inline, id, class?</w:t>
      </w:r>
    </w:p>
    <w:p w:rsidR="005A1925" w:rsidP="621D946C" w:rsidRDefault="003304EC" w14:paraId="45653303" w14:textId="77C1EE31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is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!important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 Why should it be avoided?</w:t>
      </w:r>
    </w:p>
    <w:p w:rsidR="005A1925" w:rsidP="621D946C" w:rsidRDefault="003304EC" w14:paraId="31D81BD6" w14:textId="45D78BD9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Difference between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display: none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and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visibility: hidden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?</w:t>
      </w:r>
    </w:p>
    <w:p w:rsidR="005A1925" w:rsidP="621D946C" w:rsidRDefault="003304EC" w14:paraId="55AE270E" w14:textId="7FB1947F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Explain position: relative, absolute, fixed, sticky.</w:t>
      </w:r>
    </w:p>
    <w:p w:rsidR="005A1925" w:rsidP="621D946C" w:rsidRDefault="003304EC" w14:paraId="5ABDE131" w14:textId="004BFC5B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happens when padding increases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total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width?</w:t>
      </w:r>
    </w:p>
    <w:p w:rsidR="005A1925" w:rsidP="621D946C" w:rsidRDefault="003304EC" w14:paraId="30A5E32A" w14:textId="7D3F0CB2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93E0B97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793E0B97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overflow</w:t>
      </w:r>
      <w:r w:rsidRPr="793E0B97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property?</w:t>
      </w:r>
    </w:p>
    <w:p w:rsidR="664E7C5E" w:rsidP="793E0B97" w:rsidRDefault="664E7C5E" w14:paraId="1FF4C53E" w14:textId="51B9CA76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93E0B97" w:rsidR="664E7C5E">
        <w:rPr>
          <w:noProof w:val="0"/>
          <w:lang w:val="en-US"/>
        </w:rPr>
        <w:t>Explain about layout?</w:t>
      </w:r>
    </w:p>
    <w:p w:rsidR="005A1925" w:rsidP="621D946C" w:rsidRDefault="003304EC" w14:paraId="1871A800" w14:textId="7D084606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Difference between flexbox and grid?</w:t>
      </w:r>
    </w:p>
    <w:p w:rsidR="005A1925" w:rsidP="621D946C" w:rsidRDefault="003304EC" w14:paraId="0D4A8C80" w14:textId="19E53CCA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z-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index?</w:t>
      </w:r>
    </w:p>
    <w:p w:rsidR="005A1925" w:rsidP="621D946C" w:rsidRDefault="003304EC" w14:paraId="74764EB1" w14:textId="1ACC08DE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happens when two selectors have equal specificity?</w:t>
      </w:r>
    </w:p>
    <w:p w:rsidR="005A1925" w:rsidP="621D946C" w:rsidRDefault="003304EC" w14:paraId="50D8C75C" w14:textId="4480B30A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determines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containing block for absolute positioning?</w:t>
      </w:r>
    </w:p>
    <w:p w:rsidR="005A1925" w:rsidP="621D946C" w:rsidRDefault="003304EC" w14:paraId="3C70D5B2" w14:textId="66DEAC5F">
      <w:pPr>
        <w:keepNext w:val="0"/>
        <w:keepLines w:val="0"/>
        <w:spacing w:after="80"/>
      </w:pPr>
    </w:p>
    <w:p w:rsidR="005A1925" w:rsidP="621D946C" w:rsidRDefault="003304EC" w14:paraId="5CC14CFB" w14:textId="47873713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JavaScript Core</w:t>
      </w:r>
    </w:p>
    <w:p w:rsidR="005A1925" w:rsidP="621D946C" w:rsidRDefault="003304EC" w14:paraId="725692E5" w14:textId="766B0226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hoisting?</w:t>
      </w:r>
    </w:p>
    <w:p w:rsidR="005A1925" w:rsidP="621D946C" w:rsidRDefault="003304EC" w14:paraId="0FD529D2" w14:textId="5CBEB772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Difference between function declaration and function expression?</w:t>
      </w:r>
    </w:p>
    <w:p w:rsidR="005A1925" w:rsidP="621D946C" w:rsidRDefault="003304EC" w14:paraId="42A1F64D" w14:textId="70EB8623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an arrow function?</w:t>
      </w:r>
    </w:p>
    <w:p w:rsidR="005A1925" w:rsidP="621D946C" w:rsidRDefault="003304EC" w14:paraId="1ADD0718" w14:textId="332A45EF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What is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type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coercion?</w:t>
      </w:r>
    </w:p>
    <w:p w:rsidR="005A1925" w:rsidP="621D946C" w:rsidRDefault="003304EC" w14:paraId="29E0BAE4" w14:textId="7006BDA1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event bubbling?</w:t>
      </w:r>
    </w:p>
    <w:p w:rsidR="005A1925" w:rsidP="621D946C" w:rsidRDefault="003304EC" w14:paraId="1EB6A060" w14:textId="44FEEAA4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event delegation?</w:t>
      </w:r>
    </w:p>
    <w:p w:rsidR="005A1925" w:rsidP="621D946C" w:rsidRDefault="003304EC" w14:paraId="2DCD33F7" w14:textId="4959A332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What happens if JS is written in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&lt;head&gt;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before DOM loads?</w:t>
      </w:r>
    </w:p>
    <w:p w:rsidR="005A1925" w:rsidP="621D946C" w:rsidRDefault="003304EC" w14:paraId="6ABDA5FC" w14:textId="0C8B9419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closure? (basic explanation)</w:t>
      </w:r>
    </w:p>
    <w:p w:rsidR="005A1925" w:rsidP="621D946C" w:rsidRDefault="003304EC" w14:paraId="43CDAC2E" w14:textId="3DD8B687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Difference between primitive and reference types?</w:t>
      </w:r>
    </w:p>
    <w:p w:rsidR="005A1925" w:rsidP="621D946C" w:rsidRDefault="003304EC" w14:paraId="744B5AB7" w14:textId="7483F6A3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the difference between global scope and local scope?</w:t>
      </w:r>
    </w:p>
    <w:p w:rsidR="005A1925" w:rsidP="621D946C" w:rsidRDefault="003304EC" w14:paraId="35D21EA3" w14:textId="66C9357E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Why does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getElementById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()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sometimes return null?</w:t>
      </w:r>
    </w:p>
    <w:p w:rsidR="005A1925" w:rsidP="621D946C" w:rsidRDefault="003304EC" w14:paraId="7C2443B4" w14:textId="0A7EFC3B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Logic Questions</w:t>
      </w:r>
    </w:p>
    <w:p w:rsidR="005A1925" w:rsidP="621D946C" w:rsidRDefault="003304EC" w14:paraId="7568FA20" w14:textId="76604857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Reverse a string.</w:t>
      </w:r>
    </w:p>
    <w:p w:rsidR="005A1925" w:rsidP="621D946C" w:rsidRDefault="003304EC" w14:paraId="535F906A" w14:textId="198DFFFC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Check if a string is palindrome.</w:t>
      </w:r>
    </w:p>
    <w:p w:rsidR="005A1925" w:rsidP="621D946C" w:rsidRDefault="003304EC" w14:paraId="1EADE038" w14:textId="53D556AC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Find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largest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number in array.</w:t>
      </w:r>
    </w:p>
    <w:p w:rsidR="005A1925" w:rsidP="621D946C" w:rsidRDefault="003304EC" w14:paraId="1FC36A0D" w14:textId="4B8B6380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Count vowels in string.</w:t>
      </w:r>
    </w:p>
    <w:p w:rsidR="005A1925" w:rsidP="621D946C" w:rsidRDefault="003304EC" w14:paraId="64E96F14" w14:textId="4F64D373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Remove duplicates from array.</w:t>
      </w:r>
    </w:p>
    <w:p w:rsidR="005A1925" w:rsidP="621D946C" w:rsidRDefault="003304EC" w14:paraId="38F6B5AE" w14:textId="21FD3BC4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Write logic to check if a number is even or odd.</w:t>
      </w:r>
    </w:p>
    <w:p w:rsidR="005A1925" w:rsidP="621D946C" w:rsidRDefault="003304EC" w14:paraId="7E991B60" w14:textId="6D456471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Write a loop to print numbers from 1 to 10.</w:t>
      </w:r>
    </w:p>
    <w:p w:rsidR="005A1925" w:rsidP="621D946C" w:rsidRDefault="003304EC" w14:paraId="61552B87" w14:textId="24036B24">
      <w:pPr>
        <w:pStyle w:val="Heading1"/>
        <w:keepNext w:val="0"/>
        <w:keepLines w:val="0"/>
        <w:spacing w:before="322" w:beforeAutospacing="off" w:after="322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"/>
        </w:rPr>
        <w:t>LEVEL 3 – CROSS-QUESTION</w:t>
      </w:r>
    </w:p>
    <w:p w:rsidR="005A1925" w:rsidP="621D946C" w:rsidRDefault="003304EC" w14:paraId="2C01A8C3" w14:textId="4FA34B00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HTML Deep Probing</w:t>
      </w:r>
    </w:p>
    <w:p w:rsidR="005A1925" w:rsidP="621D946C" w:rsidRDefault="003304EC" w14:paraId="564A7458" w14:textId="6CF9545C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You say semantic HTML improves SEO.</w:t>
      </w:r>
      <w:r>
        <w:br/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How exactly? What does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search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engine read?</w:t>
      </w:r>
    </w:p>
    <w:p w:rsidR="005A1925" w:rsidP="621D946C" w:rsidRDefault="003304EC" w14:paraId="389436D8" w14:textId="132F2333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&lt;section&gt;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&lt;div&gt;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look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same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visually, why use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&lt;section&gt;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1CF0B68E" w14:textId="6CAC57AB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What happens if we remove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&lt;!DOCTYPE html&gt;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?</w:t>
      </w:r>
    </w:p>
    <w:p w:rsidR="005A1925" w:rsidP="621D946C" w:rsidRDefault="003304EC" w14:paraId="44824E73" w14:textId="0C04C8A9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is alt important beyond accessibility?</w:t>
      </w:r>
    </w:p>
    <w:p w:rsidR="005A1925" w:rsidP="621D946C" w:rsidRDefault="003304EC" w14:paraId="5C55B07A" w14:textId="1B2E020B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two elements share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same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id, how will JavaScript behave?</w:t>
      </w:r>
    </w:p>
    <w:p w:rsidR="005A1925" w:rsidP="621D946C" w:rsidRDefault="003304EC" w14:paraId="4CCFEEE7" w14:textId="57960C25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does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browser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render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HTML from top to bottom?</w:t>
      </w:r>
    </w:p>
    <w:p w:rsidR="005A1925" w:rsidP="621D946C" w:rsidRDefault="003304EC" w14:paraId="11599C62" w14:textId="6C2C6107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CSS Cross-Question</w:t>
      </w:r>
    </w:p>
    <w:p w:rsidR="005A1925" w:rsidP="621D946C" w:rsidRDefault="003304EC" w14:paraId="19E9DEA2" w14:textId="7C295B30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Two selectors:</w:t>
      </w:r>
    </w:p>
    <w:p w:rsidR="005A1925" w:rsidP="621D946C" w:rsidRDefault="003304EC" w14:paraId="22C0F000" w14:textId="7E8256C1">
      <w:pPr>
        <w:pStyle w:val="ListParagraph"/>
        <w:keepNext w:val="0"/>
        <w:keepLines w:val="0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sz w:val="22"/>
          <w:szCs w:val="22"/>
          <w:lang w:val="en"/>
        </w:rPr>
      </w:pP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 xml:space="preserve">#id .class p  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 xml:space="preserve">div p  </w:t>
      </w:r>
      <w:r>
        <w:br/>
      </w:r>
    </w:p>
    <w:p w:rsidR="005A1925" w:rsidP="621D946C" w:rsidRDefault="003304EC" w14:paraId="79AD3368" w14:textId="248471D0">
      <w:pPr>
        <w:pStyle w:val="ListParagraph"/>
        <w:keepNext w:val="0"/>
        <w:keepLines w:val="0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Which has higher specificity and why?</w:t>
      </w:r>
    </w:p>
    <w:p w:rsidR="005A1925" w:rsidP="621D946C" w:rsidRDefault="003304EC" w14:paraId="5BAE6579" w14:textId="58A88DCD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is layout breaking when width + padding exceed container?</w:t>
      </w:r>
    </w:p>
    <w:p w:rsidR="005A1925" w:rsidP="621D946C" w:rsidRDefault="003304EC" w14:paraId="68A137A3" w14:textId="61460F84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absolute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element moves unexpectedly, what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determines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its position?</w:t>
      </w:r>
    </w:p>
    <w:p w:rsidR="005A1925" w:rsidP="621D946C" w:rsidRDefault="003304EC" w14:paraId="34175716" w14:textId="72218535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When would you use flexbox over grid?</w:t>
      </w:r>
    </w:p>
    <w:p w:rsidR="005A1925" w:rsidP="621D946C" w:rsidRDefault="003304EC" w14:paraId="67AD212D" w14:textId="58A07BCF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Why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should !important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not be used in large projects?</w:t>
      </w:r>
    </w:p>
    <w:p w:rsidR="005A1925" w:rsidP="621D946C" w:rsidRDefault="003304EC" w14:paraId="5251A056" w14:textId="5DF4841D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If inline style and id selector conflict, which wins and why?</w:t>
      </w:r>
    </w:p>
    <w:p w:rsidR="005A1925" w:rsidP="621D946C" w:rsidRDefault="003304EC" w14:paraId="3DEBA9F9" w14:textId="5F3AB329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is vertical margin not applied properly on inline elements?</w:t>
      </w:r>
    </w:p>
    <w:p w:rsidR="005A1925" w:rsidP="621D946C" w:rsidRDefault="003304EC" w14:paraId="0B941BB3" w14:textId="3D293BFA">
      <w:pPr>
        <w:keepNext w:val="0"/>
        <w:keepLines w:val="0"/>
        <w:spacing w:after="80"/>
      </w:pPr>
    </w:p>
    <w:p w:rsidR="005A1925" w:rsidP="621D946C" w:rsidRDefault="003304EC" w14:paraId="706CB47E" w14:textId="797DF7E1">
      <w:pPr>
        <w:pStyle w:val="Heading2"/>
        <w:keepNext w:val="0"/>
        <w:keepLines w:val="0"/>
        <w:spacing w:before="299" w:beforeAutospacing="off" w:after="299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"/>
        </w:rPr>
        <w:t>JavaScript Deep Probing</w:t>
      </w:r>
    </w:p>
    <w:p w:rsidR="005A1925" w:rsidP="621D946C" w:rsidRDefault="003304EC" w14:paraId="53A41CEF" w14:textId="1989EA24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does this print 5 five times?</w:t>
      </w:r>
    </w:p>
    <w:p w:rsidR="005A1925" w:rsidP="621D946C" w:rsidRDefault="003304EC" w14:paraId="297D93C1" w14:textId="4176CC2E">
      <w:pPr>
        <w:keepNext w:val="0"/>
        <w:keepLines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for (var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i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0;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i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&lt; 5;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i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++) {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setTimeout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(() =&gt; console.log(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i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), 1000);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</w:p>
    <w:p w:rsidR="005A1925" w:rsidP="621D946C" w:rsidRDefault="003304EC" w14:paraId="716E94CE" w14:textId="3DCDE521">
      <w:pPr>
        <w:keepNext w:val="0"/>
        <w:keepLines w:val="0"/>
        <w:spacing w:before="240" w:beforeAutospacing="off" w:after="240" w:afterAutospacing="off"/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Follow-up:</w:t>
      </w:r>
    </w:p>
    <w:p w:rsidR="005A1925" w:rsidP="621D946C" w:rsidRDefault="003304EC" w14:paraId="078827F7" w14:textId="3ECE07DD">
      <w:pPr>
        <w:pStyle w:val="ListParagraph"/>
        <w:keepNext w:val="0"/>
        <w:keepLines w:val="0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to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fix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58DE90E9" w14:textId="56D451B1">
      <w:pPr>
        <w:pStyle w:val="ListParagraph"/>
        <w:keepNext w:val="0"/>
        <w:keepLines w:val="0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Why does let fix it?</w:t>
      </w:r>
    </w:p>
    <w:p w:rsidR="005A1925" w:rsidP="621D946C" w:rsidRDefault="003304EC" w14:paraId="7595A776" w14:textId="1CD91D97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is difference between:</w:t>
      </w:r>
    </w:p>
    <w:p w:rsidR="005A1925" w:rsidP="621D946C" w:rsidRDefault="003304EC" w14:paraId="0DE17E38" w14:textId="4A8B2557">
      <w:pPr>
        <w:keepNext w:val="0"/>
        <w:keepLines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function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test(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) {}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const test = 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function(</w:t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-US"/>
        </w:rPr>
        <w:t>) {}</w:t>
      </w:r>
      <w:r>
        <w:br/>
      </w:r>
    </w:p>
    <w:p w:rsidR="005A1925" w:rsidP="621D946C" w:rsidRDefault="003304EC" w14:paraId="201C2C94" w14:textId="7F4FB60C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Why is using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innerHTML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with user input dangerous?</w:t>
      </w:r>
    </w:p>
    <w:p w:rsidR="005A1925" w:rsidP="621D946C" w:rsidRDefault="003304EC" w14:paraId="76F63354" w14:textId="760FA440">
      <w:pPr>
        <w:keepNext w:val="0"/>
        <w:keepLines w:val="0"/>
        <w:spacing w:before="240" w:beforeAutospacing="off" w:after="240" w:afterAutospacing="off"/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Follow-up:</w:t>
      </w:r>
    </w:p>
    <w:p w:rsidR="005A1925" w:rsidP="621D946C" w:rsidRDefault="003304EC" w14:paraId="3379E688" w14:textId="78381AAD">
      <w:pPr>
        <w:pStyle w:val="ListParagraph"/>
        <w:keepNext w:val="0"/>
        <w:keepLines w:val="0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attack is this?</w:t>
      </w:r>
    </w:p>
    <w:p w:rsidR="005A1925" w:rsidP="621D946C" w:rsidRDefault="003304EC" w14:paraId="5BA092E8" w14:textId="0D78EC4A">
      <w:pPr>
        <w:pStyle w:val="ListParagraph"/>
        <w:keepNext w:val="0"/>
        <w:keepLines w:val="0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How to prevent it?</w:t>
      </w:r>
    </w:p>
    <w:p w:rsidR="005A1925" w:rsidP="621D946C" w:rsidRDefault="003304EC" w14:paraId="0C7D6C4F" w14:textId="5C3BF774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Explain event bubbling with real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example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005A1925" w:rsidP="621D946C" w:rsidRDefault="003304EC" w14:paraId="666395AF" w14:textId="2D520905">
      <w:pPr>
        <w:keepNext w:val="0"/>
        <w:keepLines w:val="0"/>
        <w:spacing w:before="240" w:beforeAutospacing="off" w:after="240" w:afterAutospacing="off"/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Follow-up:</w:t>
      </w:r>
    </w:p>
    <w:p w:rsidR="005A1925" w:rsidP="621D946C" w:rsidRDefault="003304EC" w14:paraId="3E18A4CE" w14:textId="668F1559">
      <w:pPr>
        <w:pStyle w:val="ListParagraph"/>
        <w:keepNext w:val="0"/>
        <w:keepLines w:val="0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to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stop it?</w:t>
      </w:r>
    </w:p>
    <w:p w:rsidR="005A1925" w:rsidP="621D946C" w:rsidRDefault="003304EC" w14:paraId="78E7059B" w14:textId="55B66081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page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is not responsive on mobile, what might be missing?</w:t>
      </w:r>
    </w:p>
    <w:p w:rsidR="005A1925" w:rsidP="621D946C" w:rsidRDefault="003304EC" w14:paraId="2540D92A" w14:textId="6480002F">
      <w:pPr>
        <w:keepNext w:val="0"/>
        <w:keepLines w:val="0"/>
        <w:spacing w:before="240" w:beforeAutospacing="off" w:after="240" w:afterAutospacing="off"/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Follow-up:</w:t>
      </w:r>
    </w:p>
    <w:p w:rsidR="005A1925" w:rsidP="621D946C" w:rsidRDefault="003304EC" w14:paraId="7D8CC370" w14:textId="3A434819">
      <w:pPr>
        <w:pStyle w:val="ListParagraph"/>
        <w:keepNext w:val="0"/>
        <w:keepLines w:val="0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does viewport meta tag do?</w:t>
      </w:r>
    </w:p>
    <w:p w:rsidR="005A1925" w:rsidP="621D946C" w:rsidRDefault="003304EC" w14:paraId="3258C67F" w14:textId="5A6EF326">
      <w:pPr>
        <w:keepNext w:val="0"/>
        <w:keepLines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5A1925" w:rsidP="621D946C" w:rsidRDefault="003304EC" w14:paraId="3D04D43F" w14:textId="6114E2D7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Explain scope chain with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example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005A1925" w:rsidP="621D946C" w:rsidRDefault="003304EC" w14:paraId="6A8B0717" w14:textId="67CAC53F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will this output and why?</w:t>
      </w:r>
    </w:p>
    <w:p w:rsidR="005A1925" w:rsidP="621D946C" w:rsidRDefault="003304EC" w14:paraId="7CE52475" w14:textId="60CE4F5E">
      <w:pPr>
        <w:keepNext w:val="0"/>
        <w:keepLines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"/>
        </w:rPr>
      </w:pP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console.log(a);</w:t>
      </w:r>
      <w:r>
        <w:br/>
      </w:r>
      <w:r w:rsidRPr="621D946C" w:rsidR="71CF6009">
        <w:rPr>
          <w:rFonts w:ascii="Consolas" w:hAnsi="Consolas" w:eastAsia="Consolas" w:cs="Consolas"/>
          <w:noProof w:val="0"/>
          <w:sz w:val="22"/>
          <w:szCs w:val="22"/>
          <w:lang w:val="en"/>
        </w:rPr>
        <w:t>var a = 10;</w:t>
      </w:r>
      <w:r>
        <w:br/>
      </w:r>
    </w:p>
    <w:p w:rsidR="005A1925" w:rsidP="621D946C" w:rsidRDefault="003304EC" w14:paraId="02461A90" w14:textId="595B2381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What happens if you declare a variable without var/let/const?</w:t>
      </w:r>
    </w:p>
    <w:p w:rsidR="005A1925" w:rsidP="621D946C" w:rsidRDefault="003304EC" w14:paraId="4E73CBA5" w14:textId="7E32E192">
      <w:pPr>
        <w:pStyle w:val="Heading1"/>
        <w:keepNext w:val="0"/>
        <w:keepLines w:val="0"/>
        <w:spacing w:before="322" w:beforeAutospacing="off" w:after="322" w:afterAutospacing="off"/>
      </w:pPr>
      <w:r w:rsidRPr="621D946C" w:rsidR="71CF600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"/>
        </w:rPr>
        <w:t>Additional Questions</w:t>
      </w:r>
    </w:p>
    <w:p w:rsidR="005A1925" w:rsidP="621D946C" w:rsidRDefault="003304EC" w14:paraId="20DCDDE6" w14:textId="68F6DFE2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Explain responsive design to a non-technical client.</w:t>
      </w:r>
    </w:p>
    <w:p w:rsidR="005A1925" w:rsidP="621D946C" w:rsidRDefault="003304EC" w14:paraId="41CD544D" w14:textId="6FA9DC84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Explain why form validation is important from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business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perspective.</w:t>
      </w:r>
    </w:p>
    <w:p w:rsidR="005A1925" w:rsidP="621D946C" w:rsidRDefault="003304EC" w14:paraId="5C1258EF" w14:textId="370B57EE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client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says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page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is slow, what will you check first?</w:t>
      </w:r>
    </w:p>
    <w:p w:rsidR="005A1925" w:rsidP="621D946C" w:rsidRDefault="003304EC" w14:paraId="020DB398" w14:textId="163DD8AA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"/>
        </w:rPr>
        <w:t>How will you debug if CSS is not applying?</w:t>
      </w:r>
    </w:p>
    <w:p w:rsidR="005A1925" w:rsidP="621D946C" w:rsidRDefault="003304EC" w14:paraId="702B7AA0" w14:textId="560A1DF6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How do you structure CSS in large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project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p w:rsidR="005A1925" w:rsidP="621D946C" w:rsidRDefault="003304EC" w14:paraId="00000003" w14:textId="5514BD9C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JavaScript is not working on production but works locally, what could be 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reasons</w:t>
      </w:r>
      <w:r w:rsidRPr="621D946C" w:rsidR="71CF6009">
        <w:rPr>
          <w:rFonts w:ascii="Arial" w:hAnsi="Arial" w:eastAsia="Arial" w:cs="Arial"/>
          <w:noProof w:val="0"/>
          <w:sz w:val="22"/>
          <w:szCs w:val="22"/>
          <w:lang w:val="en-US"/>
        </w:rPr>
        <w:t>?</w:t>
      </w:r>
    </w:p>
    <w:sectPr w:rsidR="005A192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B56B8F5E-3F95-48EA-A73F-A6485CD48DBE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9CE0D83-6ED1-4420-8705-90A907938233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DC5A9F7-4E9B-4370-86AD-DE99F9C5C5B1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52a9f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b4bd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780b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07d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a71b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11d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d075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a188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9201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0308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8ef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2d167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77a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dd4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9e667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d8efe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f62ea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f3e16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59ade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a35a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363e4a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94391b6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1b90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bf0a65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64f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f6dca0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72b9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01b3d9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69d94a8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4ce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87ea1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a1d298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e37b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2f232c2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2803fd3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d1fded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6afe5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12bce87"/>
    <w:multiLevelType xmlns:w="http://schemas.openxmlformats.org/wordprocessingml/2006/main" w:val="hybridMultilevel"/>
    <w:lvl xmlns:w="http://schemas.openxmlformats.org/wordprocessingml/2006/main" w:ilvl="0">
      <w:start w:val="3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d20c6cb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aa3c6b3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00e43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A80568"/>
    <w:multiLevelType w:val="multilevel"/>
    <w:tmpl w:val="FFFFFFFF"/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551FA"/>
    <w:multiLevelType w:val="multilevel"/>
    <w:tmpl w:val="FFFFFFFF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090C9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F7590C"/>
    <w:multiLevelType w:val="multilevel"/>
    <w:tmpl w:val="FFFFFFFF"/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8D25D3"/>
    <w:multiLevelType w:val="multilevel"/>
    <w:tmpl w:val="FFFFFFFF"/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916330522">
    <w:abstractNumId w:val="4"/>
  </w:num>
  <w:num w:numId="2" w16cid:durableId="392969769">
    <w:abstractNumId w:val="0"/>
  </w:num>
  <w:num w:numId="3" w16cid:durableId="1788280962">
    <w:abstractNumId w:val="3"/>
  </w:num>
  <w:num w:numId="4" w16cid:durableId="343021701">
    <w:abstractNumId w:val="2"/>
  </w:num>
  <w:num w:numId="5" w16cid:durableId="1092552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925"/>
    <w:rsid w:val="003304EC"/>
    <w:rsid w:val="005A1925"/>
    <w:rsid w:val="00A7151C"/>
    <w:rsid w:val="00B4523F"/>
    <w:rsid w:val="01D286AE"/>
    <w:rsid w:val="0A18CB6B"/>
    <w:rsid w:val="0AEAD10C"/>
    <w:rsid w:val="11C8BC65"/>
    <w:rsid w:val="13A0700C"/>
    <w:rsid w:val="1612FC8D"/>
    <w:rsid w:val="164CA5D8"/>
    <w:rsid w:val="1828E703"/>
    <w:rsid w:val="1A418F3C"/>
    <w:rsid w:val="1F8747D2"/>
    <w:rsid w:val="2077B455"/>
    <w:rsid w:val="222F83F4"/>
    <w:rsid w:val="223065D7"/>
    <w:rsid w:val="2279BEBA"/>
    <w:rsid w:val="23BBE532"/>
    <w:rsid w:val="294E3995"/>
    <w:rsid w:val="2A547309"/>
    <w:rsid w:val="2A9B17D3"/>
    <w:rsid w:val="2B794002"/>
    <w:rsid w:val="2BEDEE3B"/>
    <w:rsid w:val="2C825847"/>
    <w:rsid w:val="2C8C4C0C"/>
    <w:rsid w:val="2D5F0C1D"/>
    <w:rsid w:val="30234C19"/>
    <w:rsid w:val="33B9BAD7"/>
    <w:rsid w:val="349C33AC"/>
    <w:rsid w:val="3645E436"/>
    <w:rsid w:val="3927B3CE"/>
    <w:rsid w:val="3A5EDD6A"/>
    <w:rsid w:val="44424C7E"/>
    <w:rsid w:val="45B27206"/>
    <w:rsid w:val="4A548B01"/>
    <w:rsid w:val="4EF3CCCE"/>
    <w:rsid w:val="4FD37F19"/>
    <w:rsid w:val="51483935"/>
    <w:rsid w:val="528ABCE5"/>
    <w:rsid w:val="5479F026"/>
    <w:rsid w:val="566DCA5A"/>
    <w:rsid w:val="56A77BB4"/>
    <w:rsid w:val="58429504"/>
    <w:rsid w:val="5C2B4FF5"/>
    <w:rsid w:val="60764655"/>
    <w:rsid w:val="621D946C"/>
    <w:rsid w:val="62D20FBF"/>
    <w:rsid w:val="6529EA8C"/>
    <w:rsid w:val="664E7C5E"/>
    <w:rsid w:val="668C3AB4"/>
    <w:rsid w:val="67A2E462"/>
    <w:rsid w:val="6E79B021"/>
    <w:rsid w:val="70E8A599"/>
    <w:rsid w:val="71CF6009"/>
    <w:rsid w:val="71F76D36"/>
    <w:rsid w:val="7496ECF5"/>
    <w:rsid w:val="7615881D"/>
    <w:rsid w:val="778D4C35"/>
    <w:rsid w:val="77989B31"/>
    <w:rsid w:val="793E0B97"/>
    <w:rsid w:val="794E05E8"/>
    <w:rsid w:val="79779E17"/>
    <w:rsid w:val="79DFB0FB"/>
    <w:rsid w:val="79F10BEA"/>
    <w:rsid w:val="7DBB1AE0"/>
    <w:rsid w:val="7EEF6085"/>
    <w:rsid w:val="7F47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7D6A46-989E-402A-83D2-950AC835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621D94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7</revision>
  <dcterms:created xsi:type="dcterms:W3CDTF">2026-02-17T06:08:00.0000000Z</dcterms:created>
  <dcterms:modified xsi:type="dcterms:W3CDTF">2026-02-26T05:09:03.3544305Z</dcterms:modified>
</coreProperties>
</file>